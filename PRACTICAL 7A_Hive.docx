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both"/>
        <w:rPr>
          <w:rFonts w:ascii="Times New Roman" w:hAnsi="Times New Roman" w:eastAsia="Times New Roman" w:cs="Times New Roman"/>
          <w:b/>
          <w:sz w:val="36"/>
          <w:szCs w:val="40"/>
        </w:rPr>
      </w:pPr>
      <w:r>
        <w:rPr>
          <w:rFonts w:ascii="Times New Roman" w:hAnsi="Times New Roman" w:eastAsia="Times New Roman" w:cs="Times New Roman"/>
          <w:b/>
          <w:sz w:val="36"/>
          <w:szCs w:val="40"/>
        </w:rPr>
        <w:t>What is HIVE:</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is a data warehouse system which is used to analyse structured data. It is built on the top of Hadoop. It was developed by Facebook.</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pPr>
        <w:spacing w:before="240" w:after="240"/>
        <w:rPr>
          <w:rFonts w:ascii="Times New Roman" w:hAnsi="Times New Roman" w:eastAsia="Times New Roman" w:cs="Times New Roman"/>
          <w:b/>
          <w:sz w:val="40"/>
          <w:szCs w:val="44"/>
        </w:rPr>
      </w:pPr>
      <w:r>
        <w:rPr>
          <w:rFonts w:ascii="Times New Roman" w:hAnsi="Times New Roman" w:eastAsia="Times New Roman" w:cs="Times New Roman"/>
          <w:b/>
          <w:sz w:val="40"/>
          <w:szCs w:val="44"/>
        </w:rPr>
        <w:t xml:space="preserve"> </w:t>
      </w:r>
    </w:p>
    <w:p>
      <w:pPr>
        <w:spacing w:before="240" w:after="240"/>
        <w:rPr>
          <w:rFonts w:ascii="Times New Roman" w:hAnsi="Times New Roman" w:eastAsia="Times New Roman" w:cs="Times New Roman"/>
          <w:b/>
          <w:sz w:val="36"/>
          <w:szCs w:val="40"/>
        </w:rPr>
      </w:pPr>
      <w:r>
        <w:rPr>
          <w:rFonts w:ascii="Times New Roman" w:hAnsi="Times New Roman" w:eastAsia="Times New Roman" w:cs="Times New Roman"/>
          <w:b/>
          <w:sz w:val="36"/>
          <w:szCs w:val="40"/>
        </w:rPr>
        <w:t>Steps: Querying, Sorting, Aggregating data using HiveQL</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1.Open the Cloudera.</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8"/>
                    <a:srcRect/>
                    <a:stretch>
                      <a:fillRect/>
                    </a:stretch>
                  </pic:blipFill>
                  <pic:spPr>
                    <a:xfrm>
                      <a:off x="0" y="0"/>
                      <a:ext cx="5943600" cy="31877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2.Open the terminal, Now we use hive command to enter the hive shell prompt and in hive shell we could execute all of the hive commands.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3.</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Now we will see the databases which are already existing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b/>
      </w:r>
      <w:r>
        <w:rPr>
          <w:rFonts w:ascii="Times New Roman" w:hAnsi="Times New Roman" w:eastAsia="Times New Roman" w:cs="Times New Roman"/>
          <w:b/>
          <w:sz w:val="24"/>
          <w:szCs w:val="28"/>
        </w:rPr>
        <w:t>Show databases;</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drop database office cascade;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5.</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Creating a database name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3985895" cy="145351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0"/>
                    <a:srcRect/>
                    <a:stretch>
                      <a:fillRect/>
                    </a:stretch>
                  </pic:blipFill>
                  <pic:spPr>
                    <a:xfrm>
                      <a:off x="0" y="0"/>
                      <a:ext cx="3986213" cy="145358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6.</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So if we want to see whether this RJC database is created or not we will use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databases;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3720" cy="120078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1"/>
                    <a:srcRect/>
                    <a:stretch>
                      <a:fillRect/>
                    </a:stretch>
                  </pic:blipFill>
                  <pic:spPr>
                    <a:xfrm>
                      <a:off x="0" y="0"/>
                      <a:ext cx="5634038" cy="1200845"/>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7.Now we want to check whether we have any tables inside this rjc database or not. So first we will move to this database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we have moved inside this rjc database. Now we will check out which are the tables available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8. Creating a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let’s move to this database using below command so now all the work we will do or perform it should be done within this rjc database.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3845560" cy="140208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32" name="image22.png"/>
                    <pic:cNvPicPr preferRelativeResize="0"/>
                  </pic:nvPicPr>
                  <pic:blipFill>
                    <a:blip r:embed="rId10"/>
                    <a:srcRect/>
                    <a:stretch>
                      <a:fillRect/>
                    </a:stretch>
                  </pic:blipFill>
                  <pic:spPr>
                    <a:xfrm>
                      <a:off x="0" y="0"/>
                      <a:ext cx="3846192" cy="1402526"/>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9. Now we will create a table inside this rjc database named as employee using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table employee(ID int, name string, salary float, age int)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12"/>
                    <a:srcRect/>
                    <a:stretch>
                      <a:fillRect/>
                    </a:stretch>
                  </pic:blipFill>
                  <pic:spPr>
                    <a:xfrm>
                      <a:off x="0" y="0"/>
                      <a:ext cx="5943600" cy="8255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10. So now we will see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give different fields of table employee along with their respective datatypes.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709920" cy="1390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13"/>
                    <a:srcRect/>
                    <a:stretch>
                      <a:fillRect/>
                    </a:stretch>
                  </pic:blipFill>
                  <pic:spPr>
                    <a:xfrm>
                      <a:off x="0" y="0"/>
                      <a:ext cx="5710238" cy="139095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So Now we will check how the table which we will be created is internal table or external table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formatted employee;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14"/>
                    <a:srcRect/>
                    <a:stretch>
                      <a:fillRect/>
                    </a:stretch>
                  </pic:blipFill>
                  <pic:spPr>
                    <a:xfrm>
                      <a:off x="0" y="0"/>
                      <a:ext cx="5943600" cy="4787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By default hive createsInternal table or Managed 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12. Now we will create the external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external table emloyee2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stored as textfile;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15"/>
                    <a:srcRect/>
                    <a:stretch>
                      <a:fillRect/>
                    </a:stretch>
                  </pic:blipFill>
                  <pic:spPr>
                    <a:xfrm>
                      <a:off x="0" y="0"/>
                      <a:ext cx="5943600" cy="939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13. Checking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employee2;</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15" name="image36.png"/>
                    <pic:cNvPicPr preferRelativeResize="0"/>
                  </pic:nvPicPr>
                  <pic:blipFill>
                    <a:blip r:embed="rId16"/>
                    <a:srcRect/>
                    <a:stretch>
                      <a:fillRect/>
                    </a:stretch>
                  </pic:blipFill>
                  <pic:spPr>
                    <a:xfrm>
                      <a:off x="0" y="0"/>
                      <a:ext cx="5943600" cy="14351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16. Creating a new external table named as employee3 in the specific location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external table emloyee3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location '/user/cloudera/vj';</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first create 'vj' directory inside the /user/cloudera and then inside 'vj' the employee3 table get stored.</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7"/>
                    <a:srcRect/>
                    <a:stretch>
                      <a:fillRect/>
                    </a:stretch>
                  </pic:blipFill>
                  <pic:spPr>
                    <a:xfrm>
                      <a:off x="0" y="0"/>
                      <a:ext cx="5943600" cy="10795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17. To see the schema of the employee3 table we use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employee3;</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360670" cy="198374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42" name="image42.png"/>
                    <pic:cNvPicPr preferRelativeResize="0"/>
                  </pic:nvPicPr>
                  <pic:blipFill>
                    <a:blip r:embed="rId18"/>
                    <a:srcRect/>
                    <a:stretch>
                      <a:fillRect/>
                    </a:stretch>
                  </pic:blipFill>
                  <pic:spPr>
                    <a:xfrm>
                      <a:off x="0" y="0"/>
                      <a:ext cx="5361280" cy="198437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19. Now move to terminal and listing out all the tables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4756785" cy="1396365"/>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47" name="image35.png"/>
                    <pic:cNvPicPr preferRelativeResize="0"/>
                  </pic:nvPicPr>
                  <pic:blipFill>
                    <a:blip r:embed="rId19"/>
                    <a:srcRect/>
                    <a:stretch>
                      <a:fillRect/>
                    </a:stretch>
                  </pic:blipFill>
                  <pic:spPr>
                    <a:xfrm>
                      <a:off x="0" y="0"/>
                      <a:ext cx="4757142" cy="1396592"/>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20. ALTER COMMANDS</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Now we are changing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4995545" cy="63119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20"/>
                    <a:srcRect/>
                    <a:stretch>
                      <a:fillRect/>
                    </a:stretch>
                  </pic:blipFill>
                  <pic:spPr>
                    <a:xfrm>
                      <a:off x="0" y="0"/>
                      <a:ext cx="4995863" cy="631246"/>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21. Now we will check whether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changes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or not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4681220" cy="137668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9"/>
                    <a:srcRect/>
                    <a:stretch>
                      <a:fillRect/>
                    </a:stretch>
                  </pic:blipFill>
                  <pic:spPr>
                    <a:xfrm>
                      <a:off x="0" y="0"/>
                      <a:ext cx="4681538" cy="1376923"/>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sz w:val="24"/>
          <w:szCs w:val="28"/>
        </w:rPr>
        <w:t xml:space="preserve">22. First we will see the fields of emptable then we will add new column as </w:t>
      </w:r>
      <w:r>
        <w:rPr>
          <w:rFonts w:ascii="Times New Roman" w:hAnsi="Times New Roman" w:eastAsia="Times New Roman" w:cs="Times New Roman"/>
          <w:b/>
          <w:sz w:val="24"/>
          <w:szCs w:val="28"/>
        </w:rPr>
        <w:t xml:space="preserve">surname </w:t>
      </w:r>
      <w:r>
        <w:rPr>
          <w:rFonts w:ascii="Times New Roman" w:hAnsi="Times New Roman" w:eastAsia="Times New Roman" w:cs="Times New Roman"/>
          <w:sz w:val="24"/>
          <w:szCs w:val="28"/>
        </w:rPr>
        <w:t>in emptable using below command</w:t>
      </w:r>
      <w:r>
        <w:rPr>
          <w:rFonts w:ascii="Times New Roman" w:hAnsi="Times New Roman" w:eastAsia="Times New Roman" w:cs="Times New Roman"/>
          <w:b/>
          <w:sz w:val="24"/>
          <w:szCs w:val="28"/>
        </w:rPr>
        <w:t>,</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add columns (surname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21"/>
                    <a:srcRect/>
                    <a:stretch>
                      <a:fillRect/>
                    </a:stretch>
                  </pic:blipFill>
                  <pic:spPr>
                    <a:xfrm>
                      <a:off x="0" y="0"/>
                      <a:ext cx="5943600" cy="2501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23.Now we will change field name of the emptable to first_name using alter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change name first_name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8165" cy="23761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1"/>
                    <a:srcRect/>
                    <a:stretch>
                      <a:fillRect/>
                    </a:stretch>
                  </pic:blipFill>
                  <pic:spPr>
                    <a:xfrm>
                      <a:off x="0" y="0"/>
                      <a:ext cx="5638510" cy="2376488"/>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Loading the data in the table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24. Before loading the data in the table we will first create the csv file. Now open the new terminal ,</w:t>
      </w:r>
      <w:ins w:id="0" w:author="27_Poonam Bisht" w:date="2022-04-20T17:41:00Z">
        <w:r>
          <w:rPr>
            <w:rFonts w:ascii="Times New Roman" w:hAnsi="Times New Roman" w:eastAsia="Times New Roman" w:cs="Times New Roman"/>
            <w:sz w:val="24"/>
            <w:szCs w:val="28"/>
          </w:rPr>
          <w:t xml:space="preserve"> </w:t>
        </w:r>
      </w:ins>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using ls command list out all the directories --&gt; change the directory to document directory --&gt;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use ls command to list all the files present inside the document folder or directory</w:t>
      </w:r>
    </w:p>
    <w:p>
      <w:pPr>
        <w:spacing w:before="240" w:after="240"/>
        <w:rPr>
          <w:rFonts w:ascii="Times New Roman" w:hAnsi="Times New Roman" w:eastAsia="Times New Roman" w:cs="Times New Roman"/>
          <w:b/>
          <w:sz w:val="24"/>
          <w:szCs w:val="28"/>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248150" cy="18288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39" name="image43.png"/>
                    <pic:cNvPicPr preferRelativeResize="0"/>
                  </pic:nvPicPr>
                  <pic:blipFill>
                    <a:blip r:embed="rId22"/>
                    <a:srcRect/>
                    <a:stretch>
                      <a:fillRect/>
                    </a:stretch>
                  </pic:blipFill>
                  <pic:spPr>
                    <a:xfrm>
                      <a:off x="0" y="0"/>
                      <a:ext cx="4248743" cy="1829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25. Now creating new file as Student.csv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Student.csv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As soon as we hit enter it will create a Student.csv file as it was not existing earlier.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26. Creating a new database as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show databases;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use rjcstudent;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28. Creating new table student inside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student (ID int, Name string, Age int)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91685" cy="11144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23"/>
                    <a:srcRect/>
                    <a:stretch>
                      <a:fillRect/>
                    </a:stretch>
                  </pic:blipFill>
                  <pic:spPr>
                    <a:xfrm>
                      <a:off x="0" y="0"/>
                      <a:ext cx="4591691" cy="111458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29. To see the structure or schema of the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describe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82160" cy="207645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46" name="image47.png"/>
                    <pic:cNvPicPr preferRelativeResize="0"/>
                  </pic:nvPicPr>
                  <pic:blipFill>
                    <a:blip r:embed="rId24"/>
                    <a:srcRect/>
                    <a:stretch>
                      <a:fillRect/>
                    </a:stretch>
                  </pic:blipFill>
                  <pic:spPr>
                    <a:xfrm>
                      <a:off x="0" y="0"/>
                      <a:ext cx="4582164" cy="207674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30. Loading data in the student table from Student.csv file which we have created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document directory. Here we are partitioning based on course =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‘/home/cloudera/Documents/Student.csv’ into table student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25"/>
                    <a:srcRect/>
                    <a:stretch>
                      <a:fillRect/>
                    </a:stretch>
                  </pic:blipFill>
                  <pic:spPr>
                    <a:xfrm>
                      <a:off x="0" y="0"/>
                      <a:ext cx="5731510" cy="83883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It is partitioning based on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3505200" cy="158115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referRelativeResize="0"/>
                  </pic:nvPicPr>
                  <pic:blipFill>
                    <a:blip r:embed="rId26"/>
                    <a:srcRect/>
                    <a:stretch>
                      <a:fillRect/>
                    </a:stretch>
                  </pic:blipFill>
                  <pic:spPr>
                    <a:xfrm>
                      <a:off x="0" y="0"/>
                      <a:ext cx="3505689" cy="158137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31. Now we similarly partition for course = ML and course = Python.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32. Now go to browser refresh the page and select database as rjcstudent and click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preview student table.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srcRect/>
                    <a:stretch>
                      <a:fillRect/>
                    </a:stretch>
                  </pic:blipFill>
                  <pic:spPr>
                    <a:xfrm>
                      <a:off x="0" y="0"/>
                      <a:ext cx="5731510" cy="22936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28"/>
                    <a:srcRect/>
                    <a:stretch>
                      <a:fillRect/>
                    </a:stretch>
                  </pic:blipFill>
                  <pic:spPr>
                    <a:xfrm>
                      <a:off x="0" y="0"/>
                      <a:ext cx="5731510" cy="302958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Drop: to the drop the entire table we can use drop table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Syntax: DROP table tablename;</w:t>
      </w: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5325110" cy="12001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43" name="image46.png"/>
                    <pic:cNvPicPr preferRelativeResize="0"/>
                  </pic:nvPicPr>
                  <pic:blipFill>
                    <a:blip r:embed="rId29"/>
                    <a:srcRect/>
                    <a:stretch>
                      <a:fillRect/>
                    </a:stretch>
                  </pic:blipFill>
                  <pic:spPr>
                    <a:xfrm>
                      <a:off x="0" y="0"/>
                      <a:ext cx="5325218" cy="1200318"/>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4629785" cy="14668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30"/>
                    <a:srcRect/>
                    <a:stretch>
                      <a:fillRect/>
                    </a:stretch>
                  </pic:blipFill>
                  <pic:spPr>
                    <a:xfrm>
                      <a:off x="0" y="0"/>
                      <a:ext cx="4629796" cy="1467055"/>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31"/>
                    <a:srcRect/>
                    <a:stretch>
                      <a:fillRect/>
                    </a:stretch>
                  </pic:blipFill>
                  <pic:spPr>
                    <a:xfrm>
                      <a:off x="0" y="0"/>
                      <a:ext cx="5731510" cy="28257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32"/>
                    <a:srcRect/>
                    <a:stretch>
                      <a:fillRect/>
                    </a:stretch>
                  </pic:blipFill>
                  <pic:spPr>
                    <a:xfrm>
                      <a:off x="0" y="0"/>
                      <a:ext cx="5731510" cy="2251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33"/>
                    <a:srcRect/>
                    <a:stretch>
                      <a:fillRect/>
                    </a:stretch>
                  </pic:blipFill>
                  <pic:spPr>
                    <a:xfrm>
                      <a:off x="0" y="0"/>
                      <a:ext cx="5731510" cy="727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34"/>
                    <a:srcRect/>
                    <a:stretch>
                      <a:fillRect/>
                    </a:stretch>
                  </pic:blipFill>
                  <pic:spPr>
                    <a:xfrm>
                      <a:off x="0" y="0"/>
                      <a:ext cx="5731510" cy="9271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bookmarkStart w:id="0" w:name="_gjdgxs" w:colFirst="0" w:colLast="0"/>
      <w:bookmarkEnd w:id="0"/>
      <w:r>
        <w:rPr>
          <w:rFonts w:ascii="Times New Roman" w:hAnsi="Times New Roman" w:eastAsia="Times New Roman" w:cs="Times New Roman"/>
          <w:sz w:val="24"/>
          <w:szCs w:val="26"/>
          <w:lang w:val="en-IN"/>
        </w:rPr>
        <w:drawing>
          <wp:inline distT="0" distB="0" distL="0" distR="0">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35"/>
                    <a:srcRect/>
                    <a:stretch>
                      <a:fillRect/>
                    </a:stretch>
                  </pic:blipFill>
                  <pic:spPr>
                    <a:xfrm>
                      <a:off x="0" y="0"/>
                      <a:ext cx="5731510" cy="22999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bookmarkStart w:id="1" w:name="_el329y85v02a" w:colFirst="0" w:colLast="0"/>
      <w:bookmarkEnd w:id="1"/>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22" name="image29.png"/>
                    <pic:cNvPicPr preferRelativeResize="0"/>
                  </pic:nvPicPr>
                  <pic:blipFill>
                    <a:blip r:embed="rId36"/>
                    <a:srcRect/>
                    <a:stretch>
                      <a:fillRect/>
                    </a:stretch>
                  </pic:blipFill>
                  <pic:spPr>
                    <a:xfrm>
                      <a:off x="0" y="0"/>
                      <a:ext cx="5731510" cy="41846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a new table as 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Dept string, yoj int, salary float,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Country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35" name="image44.png"/>
                    <pic:cNvPicPr preferRelativeResize="0"/>
                  </pic:nvPicPr>
                  <pic:blipFill>
                    <a:blip r:embed="rId37"/>
                    <a:srcRect/>
                    <a:stretch>
                      <a:fillRect/>
                    </a:stretch>
                  </pic:blipFill>
                  <pic:spPr>
                    <a:xfrm>
                      <a:off x="0" y="0"/>
                      <a:ext cx="5731510" cy="203708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employee2.csv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‘/home/cloudera/Documents/employee2.csv’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empgroup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38"/>
                    <a:srcRect/>
                    <a:stretch>
                      <a:fillRect/>
                    </a:stretch>
                  </pic:blipFill>
                  <pic:spPr>
                    <a:xfrm>
                      <a:off x="0" y="0"/>
                      <a:ext cx="5731510" cy="821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36" name="image40.png"/>
                    <pic:cNvPicPr preferRelativeResize="0"/>
                  </pic:nvPicPr>
                  <pic:blipFill>
                    <a:blip r:embed="rId39"/>
                    <a:srcRect/>
                    <a:stretch>
                      <a:fillRect/>
                    </a:stretch>
                  </pic:blipFill>
                  <pic:spPr>
                    <a:xfrm>
                      <a:off x="0" y="0"/>
                      <a:ext cx="5731510" cy="5689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44" name="image34.png"/>
                    <pic:cNvPicPr preferRelativeResize="0"/>
                  </pic:nvPicPr>
                  <pic:blipFill>
                    <a:blip r:embed="rId40"/>
                    <a:srcRect/>
                    <a:stretch>
                      <a:fillRect/>
                    </a:stretch>
                  </pic:blipFill>
                  <pic:spPr>
                    <a:xfrm>
                      <a:off x="0" y="0"/>
                      <a:ext cx="5731510" cy="10490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45" name="image45.png"/>
                    <pic:cNvPicPr preferRelativeResize="0"/>
                  </pic:nvPicPr>
                  <pic:blipFill>
                    <a:blip r:embed="rId41"/>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40" name="image41.png"/>
                    <pic:cNvPicPr preferRelativeResize="0"/>
                  </pic:nvPicPr>
                  <pic:blipFill>
                    <a:blip r:embed="rId42"/>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43"/>
                    <a:srcRect/>
                    <a:stretch>
                      <a:fillRect/>
                    </a:stretch>
                  </pic:blipFill>
                  <pic:spPr>
                    <a:xfrm>
                      <a:off x="0" y="0"/>
                      <a:ext cx="5731510" cy="1120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44"/>
                    <a:srcRect/>
                    <a:stretch>
                      <a:fillRect/>
                    </a:stretch>
                  </pic:blipFill>
                  <pic:spPr>
                    <a:xfrm>
                      <a:off x="0" y="0"/>
                      <a:ext cx="5731510" cy="10896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45"/>
                    <a:srcRect/>
                    <a:stretch>
                      <a:fillRect/>
                    </a:stretch>
                  </pic:blipFill>
                  <pic:spPr>
                    <a:xfrm>
                      <a:off x="0" y="0"/>
                      <a:ext cx="5731510" cy="463740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46"/>
                    <a:srcRect/>
                    <a:stretch>
                      <a:fillRect/>
                    </a:stretch>
                  </pic:blipFill>
                  <pic:spPr>
                    <a:xfrm>
                      <a:off x="0" y="0"/>
                      <a:ext cx="5731510" cy="465899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creating employee.csv file.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employee.csv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new database for performing querying operations.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hiveql;</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database hiveql and creating table employee inside the hiveql datanase.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Department string, YOJ int, Salary float)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28" name="image31.png"/>
                    <pic:cNvPicPr preferRelativeResize="0"/>
                  </pic:nvPicPr>
                  <pic:blipFill>
                    <a:blip r:embed="rId47"/>
                    <a:srcRect/>
                    <a:stretch>
                      <a:fillRect/>
                    </a:stretch>
                  </pic:blipFill>
                  <pic:spPr>
                    <a:xfrm>
                      <a:off x="0" y="0"/>
                      <a:ext cx="5731510" cy="9353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earlier 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25" name="image30.png"/>
                    <pic:cNvPicPr preferRelativeResize="0"/>
                  </pic:nvPicPr>
                  <pic:blipFill>
                    <a:blip r:embed="rId48"/>
                    <a:srcRect/>
                    <a:stretch>
                      <a:fillRect/>
                    </a:stretch>
                  </pic:blipFill>
                  <pic:spPr>
                    <a:xfrm>
                      <a:off x="0" y="0"/>
                      <a:ext cx="5731510" cy="17526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display the total sum of salary of employees country wise using below</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11" name="image19.png"/>
                    <pic:cNvPicPr preferRelativeResize="0"/>
                  </pic:nvPicPr>
                  <pic:blipFill>
                    <a:blip r:embed="rId49"/>
                    <a:srcRect/>
                    <a:stretch>
                      <a:fillRect/>
                    </a:stretch>
                  </pic:blipFill>
                  <pic:spPr>
                    <a:xfrm>
                      <a:off x="0" y="0"/>
                      <a:ext cx="5731510" cy="4041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 along with the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Taking the total sum of salary countrywise using groupby clause and from that selecting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 displaying those country whose total sum of salary&gt;50000 using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 having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sum(salary)&gt;50000;</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50"/>
                    <a:srcRect/>
                    <a:stretch>
                      <a:fillRect/>
                    </a:stretch>
                  </pic:blipFill>
                  <pic:spPr>
                    <a:xfrm>
                      <a:off x="0" y="0"/>
                      <a:ext cx="5731510" cy="43243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Instead of order by if we have sort by,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 sort by salary desc;</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can see the similar result as we got from order by and sort by so what is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difference between the two is that it depends on number of reducers in order by we got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number of reducers is 1 and by using sort by here is also we got number of reducers is 1</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so the difference between the two is that Order by will guarantee the total order in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output whereas sort by will only guarantee the ordering of the rows within the reducer.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Order by gives us completely sorted result whereas sort by give us partially sorted result.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b/>
          <w:sz w:val="32"/>
          <w:szCs w:val="36"/>
          <w:u w:val="single"/>
        </w:rPr>
      </w:pPr>
      <w:r>
        <w:rPr>
          <w:rFonts w:ascii="Times New Roman" w:hAnsi="Times New Roman" w:eastAsia="Times New Roman" w:cs="Times New Roman"/>
          <w:b/>
          <w:sz w:val="32"/>
          <w:szCs w:val="36"/>
          <w:u w:val="single"/>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b/>
          <w:sz w:val="32"/>
          <w:szCs w:val="36"/>
          <w:u w:val="single"/>
        </w:rPr>
        <w:t xml:space="preserve"> </w:t>
      </w: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Arial Unicode MS">
    <w:altName w:val="Arial"/>
    <w:panose1 w:val="020B0604020202020204"/>
    <w:charset w:val="80"/>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MSc Part-I Sem-II</w:t>
    </w:r>
    <w:r>
      <w:tab/>
    </w:r>
    <w:r>
      <w:tab/>
    </w:r>
    <w: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5" w:lineRule="exact"/>
      <w:ind w:left="20"/>
      <w:rPr>
        <w:rFonts w:hint="default"/>
        <w:sz w:val="24"/>
        <w:lang w:val="en-IN"/>
      </w:rPr>
    </w:pPr>
    <w:r>
      <w:rPr>
        <w:sz w:val="24"/>
      </w:rPr>
      <w:t xml:space="preserve">Name: </w:t>
    </w:r>
    <w:r>
      <w:rPr>
        <w:rFonts w:hint="default"/>
        <w:sz w:val="24"/>
        <w:lang w:val="en-IN"/>
      </w:rPr>
      <w:t>Vaibhav Singh</w:t>
    </w:r>
  </w:p>
  <w:p>
    <w:pPr>
      <w:ind w:left="20" w:right="1405"/>
      <w:rPr>
        <w:rFonts w:hint="default"/>
        <w:sz w:val="24"/>
        <w:lang w:val="en-IN"/>
      </w:rPr>
    </w:pPr>
    <w:r>
      <w:rPr>
        <w:sz w:val="24"/>
      </w:rPr>
      <w:t>Roll No:</w:t>
    </w:r>
    <w:r>
      <w:rPr>
        <w:rFonts w:hint="default"/>
        <w:sz w:val="24"/>
        <w:lang w:val="en-IN"/>
      </w:rPr>
      <w:t>13</w:t>
    </w:r>
  </w:p>
  <w:p>
    <w:pPr>
      <w:pStyle w:val="11"/>
    </w:pPr>
    <w:bookmarkStart w:id="2" w:name="_GoBack"/>
    <w:bookmarkEnd w:id="2"/>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27_Poonam Bisht">
    <w15:presenceInfo w15:providerId="None" w15:userId="27_Poonam Bis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7254A7"/>
    <w:rsid w:val="00A64486"/>
    <w:rsid w:val="00DC139C"/>
    <w:rsid w:val="00F57BC9"/>
    <w:rsid w:val="2AC162E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5"/>
    <w:unhideWhenUsed/>
    <w:uiPriority w:val="99"/>
    <w:pPr>
      <w:tabs>
        <w:tab w:val="center" w:pos="4513"/>
        <w:tab w:val="right" w:pos="9026"/>
      </w:tabs>
      <w:spacing w:line="240" w:lineRule="auto"/>
    </w:pPr>
  </w:style>
  <w:style w:type="paragraph" w:styleId="11">
    <w:name w:val="header"/>
    <w:basedOn w:val="1"/>
    <w:link w:val="14"/>
    <w:unhideWhenUsed/>
    <w:qFormat/>
    <w:uiPriority w:val="99"/>
    <w:pPr>
      <w:tabs>
        <w:tab w:val="center" w:pos="4513"/>
        <w:tab w:val="right" w:pos="9026"/>
      </w:tabs>
      <w:spacing w:line="240" w:lineRule="auto"/>
    </w:pPr>
  </w:style>
  <w:style w:type="paragraph" w:styleId="12">
    <w:name w:val="Subtitle"/>
    <w:basedOn w:val="1"/>
    <w:next w:val="1"/>
    <w:uiPriority w:val="0"/>
    <w:pPr>
      <w:keepNext/>
      <w:keepLines/>
      <w:spacing w:after="320"/>
    </w:pPr>
    <w:rPr>
      <w:color w:val="666666"/>
      <w:sz w:val="30"/>
      <w:szCs w:val="30"/>
    </w:rPr>
  </w:style>
  <w:style w:type="paragraph" w:styleId="13">
    <w:name w:val="Title"/>
    <w:basedOn w:val="1"/>
    <w:next w:val="1"/>
    <w:uiPriority w:val="0"/>
    <w:pPr>
      <w:keepNext/>
      <w:keepLines/>
      <w:spacing w:after="60"/>
    </w:pPr>
    <w:rPr>
      <w:sz w:val="52"/>
      <w:szCs w:val="52"/>
    </w:rPr>
  </w:style>
  <w:style w:type="character" w:customStyle="1" w:styleId="14">
    <w:name w:val="Header Char"/>
    <w:basedOn w:val="8"/>
    <w:link w:val="11"/>
    <w:uiPriority w:val="99"/>
  </w:style>
  <w:style w:type="character" w:customStyle="1" w:styleId="15">
    <w:name w:val="Footer Char"/>
    <w:basedOn w:val="8"/>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1376</Words>
  <Characters>7845</Characters>
  <Lines>65</Lines>
  <Paragraphs>18</Paragraphs>
  <TotalTime>0</TotalTime>
  <ScaleCrop>false</ScaleCrop>
  <LinksUpToDate>false</LinksUpToDate>
  <CharactersWithSpaces>9203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2022-04-22T05:02:00Z</dcterms:created>
  <dc:creator>Vaibhav</dc:creator>
  <cp:lastModifiedBy>NM Infra</cp:lastModifiedBy>
  <dcterms:modified xsi:type="dcterms:W3CDTF">2022-04-24T13:11:56Z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F5E7E2384DED48C09C66C478DA751F6A</vt:lpwstr>
  </property>
</Properties>
</file>